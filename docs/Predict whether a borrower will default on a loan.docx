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Predict whether a borrower will default on a loan, handling the high-class imbalance and missing values typical of emerging market financial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Pre-condition: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 base learners like XGBoost, Random Forests, and Logistic Regression. Use a Multi-layer Perceptron (MLP) or Support Vector Machine (SVM) as the meta-learner to combine their predictions</w:t>
      </w:r>
      <w:sdt>
        <w:sdtPr>
          <w:id w:val="-1973250988"/>
          <w:tag w:val="goog_rdk_0"/>
        </w:sdtPr>
        <w:sdtContent>
          <w:ins w:author="Lepakshi Poonamallee" w:id="0" w:date="2026-04-25T04:25:31Z"/>
          <w:sdt>
            <w:sdtPr>
              <w:id w:val="655439508"/>
              <w:tag w:val="goog_rdk_1"/>
            </w:sdtPr>
            <w:sdtContent>
              <w:commentRangeStart w:id="0"/>
            </w:sdtContent>
          </w:sdt>
          <w:ins w:author="Lepakshi Poonamallee" w:id="0" w:date="2026-04-25T04:25:31Z">
            <w:r w:rsidDel="00000000" w:rsidR="00000000" w:rsidRPr="00000000">
              <w:rPr>
                <w:rtl w:val="0"/>
              </w:rPr>
              <w:t xml:space="preserve">.</w:t>
            </w:r>
          </w:ins>
        </w:sdtContent>
      </w:sdt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Real World Problems Addressed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imbalance,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data,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noisy financial features,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ensembling,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 tuning, and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deployment-oriented evaluation.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is a stacked ensemble problem.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high-class imbalance project should focus on: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Precision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Recall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F1-score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PR-AUC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ROC-AUC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Confusion matrix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Recall at fixed precision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Cost-sensitive metrics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missing values should focus on,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median imputation for numeric variables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most-frequent imputation for categorical variables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adding missing-indicator flags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letting XGBoost handle missing values natively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Possible missing values 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income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employment history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collateral info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incomplete bureau attributes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Leakage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 credit projects, leakage happens easily if below include: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post-loan features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collections activity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delinquency status after origination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recovery amounts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approval outcome proxies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Also, in stacking, leakage happens if the meta-learner is trained on base predictions made from the same rows the base models were trained 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Way to implement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out-of-fold predictions from base models to train the meta-learner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a final untouched test set for evaluation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chael Richard" w:id="0" w:date="2026-04-25T07:43:07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Mk+1Rw9ejxvnMquzt4wPh84FCQ==">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